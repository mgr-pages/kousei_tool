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春の文具フェアのお知らせ</w:t>
      </w:r>
      <w:commentRangeEnd w:id="0"/>
      <w:r>
        <w:rPr>
          <w:rStyle w:val="CommentReference"/>
        </w:rPr>
        <w:commentReference w:id="0"/>
      </w:r>
    </w:p>
    <w:p>
      <w:r>
        <w:t>日ごろより文具ひろばをご利用いただき、ありがとうございます。今年も春の文具フェアを開催します。</w:t>
      </w:r>
    </w:p>
    <w:p>
      <w:r>
        <w:t>会場は</w:t>
      </w:r>
      <w:del w:id="101" w:author="担当" w:date="2027-01-10T09:00:00Z">
        <w:r>
          <w:delText>旧館</w:delText>
        </w:r>
      </w:del>
      <w:ins w:id="102" w:author="担当" w:date="2027-01-10T09:00:00Z">
        <w:r>
          <w:t>新館</w:t>
        </w:r>
      </w:ins>
      <w:r>
        <w:t>の2階です。ご来場の際は、正面入口をご利用ください。</w:t>
      </w:r>
    </w:p>
    <w:p>
      <w:r>
        <w:t>期間中は、対象の商品がすべて特別価格になります。数に限りがありますので、お早めにお越しください。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日時</w:t>
            </w:r>
          </w:p>
        </w:tc>
        <w:tc>
          <w:tcPr>
            <w:tcW w:type="dxa" w:w="4320"/>
          </w:tcPr>
          <w:p>
            <w:r>
              <w:t>2027年3月20日（土）〜3月22日（月）</w:t>
            </w:r>
          </w:p>
        </w:tc>
      </w:tr>
      <w:tr>
        <w:tc>
          <w:tcPr>
            <w:tcW w:type="dxa" w:w="4320"/>
          </w:tcPr>
          <w:p>
            <w:r>
              <w:t>会場</w:t>
            </w:r>
          </w:p>
        </w:tc>
        <w:tc>
          <w:tcPr>
            <w:tcW w:type="dxa" w:w="4320"/>
          </w:tcPr>
          <w:p>
            <w:r>
              <w:t>文具ひろば 新館2階</w:t>
            </w:r>
          </w:p>
        </w:tc>
      </w:tr>
      <w:tr>
        <w:tc>
          <w:tcPr>
            <w:tcW w:type="dxa" w:w="4320"/>
          </w:tcPr>
          <w:p>
            <w:r>
              <w:t>定員</w:t>
            </w:r>
          </w:p>
        </w:tc>
        <w:tc>
          <w:tcPr>
            <w:tcW w:type="dxa" w:w="4320"/>
          </w:tcPr>
          <w:p>
            <w:r>
              <w:t>各回先着50名</w:t>
            </w:r>
          </w:p>
        </w:tc>
      </w:tr>
    </w:tbl>
    <w:p>
      <w:r>
        <w:t>皆さまのご来場をお待ちしております。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担当" w:initials="T" w:date="2026-10-26T17:39:55Z">
    <w:p>
      <w:pPr>
        <w:pStyle w:val="CommentText"/>
      </w:pPr>
      <w:r>
        <w:rPr>
          <w:rStyle w:val="CommentReference"/>
        </w:rPr>
        <w:annotationRef/>
      </w:r>
      <w:r>
        <w:t>見出しは大きく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